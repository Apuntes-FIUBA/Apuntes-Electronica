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00ff"/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color w:val="9900ff"/>
          <w:rtl w:val="0"/>
        </w:rPr>
        <w:t xml:space="preserve">DICCIONARIO DE REDES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26"/>
          <w:szCs w:val="26"/>
        </w:rPr>
      </w:pPr>
      <w:bookmarkStart w:colFirst="0" w:colLast="0" w:name="_dw2dac9r7xzm" w:id="1"/>
      <w:bookmarkEnd w:id="1"/>
      <w:r w:rsidDel="00000000" w:rsidR="00000000" w:rsidRPr="00000000">
        <w:rPr>
          <w:rtl w:val="0"/>
        </w:rPr>
        <w:t xml:space="preserve">Para cuando no entendés 3 de las últimas 5 palabras que se dijeron en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="4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jc w:val="center"/>
        <w:rPr>
          <w:b w:val="1"/>
          <w:bCs w:val="1"/>
          <w:color w:val="9900ff"/>
          <w:sz w:val="36"/>
          <w:szCs w:val="36"/>
        </w:rPr>
      </w:pPr>
      <w:r w:rsidDel="00000000" w:rsidR="00000000" w:rsidRPr="00000000">
        <w:rPr>
          <w:b w:val="1"/>
          <w:bCs w:val="1"/>
          <w:color w:val="9900ff"/>
          <w:sz w:val="36"/>
          <w:szCs w:val="36"/>
          <w:rtl w:val="0"/>
        </w:rPr>
        <w:t xml:space="preserve">1C2024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FACULTAD DE INGENIERÍA - UNIVERSIDAD DE BUENOS 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firstLine="0"/>
        <w:jc w:val="left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0" w:firstLine="0"/>
        <w:rPr>
          <w:color w:val="674ea7"/>
        </w:rPr>
      </w:pPr>
      <w:bookmarkStart w:colFirst="0" w:colLast="0" w:name="_iwedl86v3am1" w:id="2"/>
      <w:bookmarkEnd w:id="2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8009279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spy8tt3f0xe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75rf4vta81ax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lquiyrwpy6ke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70mylogam4ux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j8e5rqqw0e8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jsla41zn6oq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l1womuhe3srg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10bdxyrx63v8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lvun5cfwdht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247ipltxis9f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is8bhbbr3ul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6oay786r81qr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63wwpj7ecjkc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6dm2auoyuru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mp9tw5hq5q4j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va3ngme4h528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faql3l4ff4lj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nggcirbi4h6w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kjqrpwiykxvn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zd2dsprxszq4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uzu5hvjqhu9p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s57axsntnxbb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p8qbn369rz1q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kzcd9ki62r7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xwby6c16eat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yg3br7y03y2j">
            <w:r w:rsidDel="00000000" w:rsidR="00000000" w:rsidRPr="00000000">
              <w:rPr>
                <w:rFonts w:ascii="Droid Serif" w:cs="Droid Serif" w:eastAsia="Droid Serif" w:hAnsi="Droid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osf1t415cr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bookmarkStart w:colFirst="0" w:colLast="0" w:name="_yspy8tt3f0xe" w:id="4"/>
      <w:bookmarkEnd w:id="4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5rf4vta81ax" w:id="5"/>
      <w:bookmarkEnd w:id="5"/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quiyrwpy6ke" w:id="6"/>
      <w:bookmarkEnd w:id="6"/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CCS (Cascading Style Sheets).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70mylogam4ux" w:id="7"/>
      <w:bookmarkEnd w:id="7"/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bj8e5rqqw0e8" w:id="8"/>
      <w:bookmarkEnd w:id="8"/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kjsla41zn6oq" w:id="9"/>
      <w:bookmarkEnd w:id="9"/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l1womuhe3srg" w:id="10"/>
      <w:bookmarkEnd w:id="10"/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10bdxyrx63v8" w:id="11"/>
      <w:bookmarkEnd w:id="11"/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HOL blocking (Head-Of-Line blocking o bloqueo de cabecera) → fenómeno que limita el rendimiento que se produce cuando una línea de paquetes es detenida en una cola por un primer paquete.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HTML (Hypertext Markup Language) → formato para documentos presentados en web. A veces complementado con CCS (Cascading Style Sheets) y scripts (Javascript, etc).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HTTP (Hypertext Transference Protocol) → protocolo de aplicación para solicitar y recibir documentos de hipertexto y otros recursos bajo demanda de los primeros. Usa TCP. 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klvun5cfwdht" w:id="12"/>
      <w:bookmarkEnd w:id="12"/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 (Internet Protocol/Protocolo de Internet). 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247ipltxis9f" w:id="13"/>
      <w:bookmarkEnd w:id="13"/>
      <w:r w:rsidDel="00000000" w:rsidR="00000000" w:rsidRPr="00000000">
        <w:rPr>
          <w:rtl w:val="0"/>
        </w:rPr>
        <w:t xml:space="preserve">J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is8bhbbr3ul" w:id="14"/>
      <w:bookmarkEnd w:id="14"/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6oay786r81qr" w:id="15"/>
      <w:bookmarkEnd w:id="15"/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 (Local Area Network / Red de área local).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63wwpj7ecjkc" w:id="16"/>
      <w:bookmarkEnd w:id="16"/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b6dm2auoyuru" w:id="17"/>
      <w:bookmarkEnd w:id="17"/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mp9tw5hq5q4j" w:id="18"/>
      <w:bookmarkEnd w:id="18"/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va3ngme4h528" w:id="19"/>
      <w:bookmarkEnd w:id="19"/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P2P (Peer-to-peer) → arquitectura de aplicación que busca la comunicación directa entre pares de anfitriones (pares o peers) intermitentemente conectados a la red.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Parsear → </w:t>
      </w:r>
      <w:ins w:author="Dafne Pellegrino" w:id="0" w:date="2025-06-24T18:16:19Z">
        <w:r w:rsidDel="00000000" w:rsidR="00000000" w:rsidRPr="00000000">
          <w:rPr>
            <w:b w:val="1"/>
            <w:bCs w:val="1"/>
            <w:rtl w:val="0"/>
            <w:rPrChange w:author="Dafne Pellegrino" w:id="1" w:date="2025-06-24T18:16:19Z">
              <w:rPr/>
            </w:rPrChange>
          </w:rPr>
          <w:t xml:space="preserve">analizar una secuencia de datos (como texto o código) para entender su estructura o contenido según ciertas reglas</w:t>
        </w:r>
        <w:r w:rsidDel="00000000" w:rsidR="00000000" w:rsidRPr="00000000">
          <w:rPr>
            <w:rtl w:val="0"/>
          </w:rPr>
          <w:t xml:space="preserve">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Puerto efímero→  puerto de protocolo de transporte de corta duración para comunicaciones de Protocolo de internet (IP). Usado frecuentemente por TCP, UDP o SCTP.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faql3l4ff4lj" w:id="20"/>
      <w:bookmarkEnd w:id="20"/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nggcirbi4h6w" w:id="21"/>
      <w:bookmarkEnd w:id="21"/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rPr>
          <w:color w:val="000000"/>
        </w:rPr>
      </w:pPr>
      <w:r w:rsidDel="00000000" w:rsidR="00000000" w:rsidRPr="00000000">
        <w:rPr>
          <w:rtl w:val="0"/>
        </w:rPr>
        <w:t xml:space="preserve">RFC (Request for Comments) → una serie de publicaciones del grupo de trabajo de ingeniería de internet que describen diversos aspectos del funcionamiento de Internet y otras redes de computadoras, como protocolos, procedimientos, etc. y comentarios e ideas sobre estos.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kjqrpwiykxvn" w:id="22"/>
      <w:bookmarkEnd w:id="22"/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SCTP (Stream Control Transmission Protocol/Protocolo de transmisión de control de flujo).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SDN (Software-Defined Network /Red definida por software).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zd2dsprxszq4" w:id="23"/>
      <w:bookmarkEnd w:id="23"/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TCP (Transport Control Protocol/Protocolo de control de transmisión) → protocolo de transporte complejo y confiable utilizado, por ejemplo, en HTTP.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(Transport Layer of Security/Capa de seguridad del transporte) → aporta seguridad a TCP.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uzu5hvjqhu9p" w:id="24"/>
      <w:bookmarkEnd w:id="24"/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UDP (User Datagram Protocol/Protocolo de datagramas de usuario) → protocolo de transporte simple e infiable usado, por ejemplo, en DNS.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(Uniform Resource Locator/Localizador de Recursos Uniforme) → dirección con la cual se identifican y ubican servidores y contenidos en la web.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s57axsntnxbb" w:id="25"/>
      <w:bookmarkEnd w:id="25"/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p8qbn369rz1q" w:id="26"/>
      <w:bookmarkEnd w:id="26"/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 (Wide Area Network /Red de área amplia)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kzcd9ki62r7" w:id="27"/>
      <w:bookmarkEnd w:id="27"/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bxwby6c16eat" w:id="28"/>
      <w:bookmarkEnd w:id="28"/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yg3br7y03y2j" w:id="29"/>
      <w:bookmarkEnd w:id="29"/>
      <w:r w:rsidDel="00000000" w:rsidR="00000000" w:rsidRPr="00000000">
        <w:rPr>
          <w:rtl w:val="0"/>
        </w:rPr>
        <w:t xml:space="preserve">Z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n5uvgo00aj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bookmarkStart w:colFirst="0" w:colLast="0" w:name="_o8rmzovhszmh" w:id="31"/>
      <w:bookmarkEnd w:id="31"/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32"/>
    <w:bookmarkEnd w:id="32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y0ojsicse0ov" w:id="33"/>
    <w:bookmarkEnd w:id="33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sz w:val="22"/>
        <w:szCs w:val="22"/>
        <w:lang w:val="es"/>
      </w:rPr>
    </w:rPrDefault>
    <w:pPrDefault>
      <w:pPr>
        <w:widowControl w:val="0"/>
        <w:spacing w:before="200" w:line="312" w:lineRule="auto"/>
        <w:ind w:left="72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Rule="auto"/>
    </w:pPr>
    <w:rPr>
      <w:rFonts w:ascii="Oswald" w:cs="Oswald" w:eastAsia="Oswald" w:hAnsi="Oswald"/>
      <w:color w:val="674ea7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